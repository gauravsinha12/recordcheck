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Claims Review: Patient A (synthetic demo)</w:t>
      </w:r>
    </w:p>
    <w:p>
      <w:r>
        <w:t>Prepared for counsel. Draft for RN and coder review. All facts must tie to the produced record.</w:t>
      </w:r>
    </w:p>
    <w:p>
      <w:pPr>
        <w:pStyle w:val="Heading1"/>
      </w:pPr>
      <w:r>
        <w:t>Summary of Records</w:t>
      </w:r>
    </w:p>
    <w:p>
      <w:r>
        <w:t>Patient A presented to the emergency department on 03/03/2026 with fever and dysuria (MRX000101).</w:t>
      </w:r>
    </w:p>
    <w:p>
      <w:r>
        <w:t>Triage vital signs were temperature 38.9 °C, heart rate 118, respiratory rate 22 and blood pressure 96/58 (MRX000101).</w:t>
      </w:r>
    </w:p>
    <w:p>
      <w:r>
        <w:t>Initial labs showed a white blood cell count of 15.2 K/uL and lactate of 2.4 mmol/L (MRX000103).</w:t>
      </w:r>
    </w:p>
    <w:p>
      <w:commentRangeStart w:id="0"/>
      <w:r>
        <w:t>Repeat lactate on 03/04/2026 was 1.8 mmol/L (MRX000104).</w:t>
      </w:r>
      <w:commentRangeEnd w:id="0"/>
      <w:r>
        <w:rPr>
          <w:rStyle w:val="CommentReference"/>
        </w:rPr>
        <w:commentReference w:id="0"/>
      </w:r>
    </w:p>
    <w:p>
      <w:r>
        <w:t>Urine culture grew &gt;100,000 CFU/mL of E. coli and blood cultures showed no growth at 5 days (MRX000106).</w:t>
      </w:r>
    </w:p>
    <w:p>
      <w:r>
        <w:t>The patient received ceftriaxone 1 g IV and a 30 mL/kg fluid bolus (MRX000102).</w:t>
      </w:r>
      <w:ins w:id="2333" w:author="J. Mathew, RN" w:date="2026-10-01T10:12:00Z">
        <w:r>
          <w:t xml:space="preserve"> Antibiotics were started within 1 hour of triage.</w:t>
        </w:r>
      </w:ins>
    </w:p>
    <w:p>
      <w:r>
        <w:t>No vasopressors were required and blood pressure improved to 118/72 (MRX000105).</w:t>
      </w:r>
    </w:p>
    <w:p>
      <w:r>
        <w:t>The patient was discharged on 03/06/2026 with a principal diagnosis of sepsis, A41.51 (MRX000108).</w:t>
      </w:r>
    </w:p>
    <w:p>
      <w:commentRangeStart w:id="1"/>
      <w:r>
        <w:t>The claim was billed as MS-DRG 872 (MRX000111).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t>Analysis</w:t>
      </w:r>
    </w:p>
    <w:p>
      <w:r>
        <w:t>Platelets were 98 K/uL, indicating thrombocytopenia.</w:t>
      </w:r>
    </w:p>
    <w:p>
      <w:r>
        <w:t>The hospitalist documented that no acute organ dysfunction was identified (MRX000106).</w:t>
      </w:r>
    </w:p>
    <w:p>
      <w:r>
        <w:t>Under Sepsis-3, sepsis requires an acute increase in SOFA score of two or more points due to infection, which the record does not document.</w:t>
      </w:r>
      <w:del w:id="7949" w:author="J. Mathew, RN" w:date="2026-10-01T10:20:00Z">
        <w:r>
          <w:delText xml:space="preserve"> clearly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. Mathew, RN" w:initials="JM" w:date="2026-10-03T03:03:43Z">
    <w:p>
      <w:pPr>
        <w:pStyle w:val="CommentText"/>
      </w:pPr>
      <w:r>
        <w:rPr>
          <w:rStyle w:val="CommentReference"/>
        </w:rPr>
        <w:annotationRef/>
      </w:r>
      <w:r>
        <w:t>Please confirm the repeat lactate value against the 03/04 lab page.</w:t>
      </w:r>
    </w:p>
  </w:comment>
  <w:comment w:id="1" w:author="S. Rao, CCS" w:initials="SR" w:date="2026-10-03T03:03:43Z">
    <w:p>
      <w:pPr>
        <w:pStyle w:val="CommentText"/>
      </w:pPr>
      <w:r>
        <w:rPr>
          <w:rStyle w:val="CommentReference"/>
        </w:rPr>
        <w:annotationRef/>
      </w:r>
      <w:r>
        <w:t>DRG 872 title should read 'without MCC'; also confirm the page cite.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